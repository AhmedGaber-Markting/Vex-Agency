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1300" w:line="264" w:lineRule="auto"/>
        <w:jc w:val="left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2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u w:val="single"/>
          <w:rPrChange w:author="Moha photography" w:id="2" w:date="2026-09-29T09:03:32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3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4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5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6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7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8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9">
      <w:pPr>
        <w:bidi w:val="1"/>
        <w:spacing w:after="160" w:before="1300" w:line="264" w:lineRule="auto"/>
        <w:jc w:val="center"/>
        <w:rPr>
          <w:ins w:author="Mohammad Aref" w:id="0" w:date="2026-09-16T09:28:58Z"/>
          <w:rFonts w:ascii="Cairo" w:cs="Cairo" w:eastAsia="Cairo" w:hAnsi="Cairo"/>
          <w:b w:val="1"/>
          <w:bCs w:val="1"/>
          <w:color w:val="0f1319"/>
          <w:sz w:val="60"/>
          <w:szCs w:val="60"/>
          <w:rPrChange w:author="Mohammad Aref" w:id="1" w:date="2026-09-16T09:28:58Z">
            <w:rPr/>
          </w:rPrChange>
        </w:rPr>
      </w:pPr>
      <w:ins w:author="Mohammad Aref" w:id="0" w:date="2026-09-16T09:28:5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A">
      <w:pPr>
        <w:bidi w:val="1"/>
        <w:spacing w:after="160" w:before="1300" w:line="264" w:lineRule="auto"/>
        <w:jc w:val="center"/>
        <w:rPr>
          <w:rFonts w:ascii="Cairo" w:cs="Cairo" w:eastAsia="Cairo" w:hAnsi="Cairo"/>
          <w:b w:val="1"/>
          <w:bCs w:val="1"/>
          <w:color w:val="0f1319"/>
          <w:sz w:val="60"/>
          <w:szCs w:val="60"/>
        </w:rPr>
      </w:pPr>
      <w:ins w:author="Mohammad Aref" w:id="0" w:date="2026-09-16T09:28:58Z">
        <w:r w:rsidDel="00000000" w:rsidR="00000000" w:rsidRPr="00000000">
          <w:rPr>
            <w:rFonts w:ascii="Cairo" w:cs="Cairo" w:eastAsia="Cairo" w:hAnsi="Cairo"/>
            <w:b w:val="1"/>
            <w:bCs w:val="1"/>
            <w:color w:val="0f1319"/>
            <w:sz w:val="60"/>
            <w:szCs w:val="60"/>
            <w:rtl w:val="0"/>
            <w:rPrChange w:author="Mohammad Aref" w:id="1" w:date="2026-09-16T09:28:58Z">
              <w:rPr/>
            </w:rPrChange>
          </w:rPr>
          <w:t xml:space="preserve"> </w:t>
        </w:r>
      </w:ins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60"/>
          <w:szCs w:val="60"/>
          <w:rtl w:val="1"/>
        </w:rPr>
        <w:t xml:space="preserve">أفكار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60"/>
          <w:szCs w:val="60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60"/>
          <w:szCs w:val="60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60"/>
          <w:szCs w:val="60"/>
          <w:rtl w:val="1"/>
        </w:rPr>
        <w:t xml:space="preserve">التسويقية</w:t>
      </w:r>
    </w:p>
    <w:p w:rsidR="00000000" w:rsidDel="00000000" w:rsidP="00000000" w:rsidRDefault="00000000" w:rsidRPr="00000000" w14:paraId="0000000B">
      <w:pPr>
        <w:bidi w:val="1"/>
        <w:spacing w:after="280" w:before="0" w:line="283.2" w:lineRule="auto"/>
        <w:jc w:val="center"/>
        <w:rPr>
          <w:rFonts w:ascii="Cairo" w:cs="Cairo" w:eastAsia="Cairo" w:hAnsi="Cairo"/>
          <w:b w:val="1"/>
          <w:bCs w:val="1"/>
          <w:color w:val="a3783c"/>
          <w:sz w:val="32"/>
          <w:szCs w:val="32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شركة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وساطة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عقارية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32"/>
          <w:szCs w:val="32"/>
          <w:rtl w:val="1"/>
        </w:rPr>
        <w:t xml:space="preserve">أسيوط</w:t>
      </w:r>
    </w:p>
    <w:p w:rsidR="00000000" w:rsidDel="00000000" w:rsidP="00000000" w:rsidRDefault="00000000" w:rsidRPr="00000000" w14:paraId="0000000C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80" w:before="0" w:line="276" w:lineRule="auto"/>
        <w:jc w:val="center"/>
        <w:rPr>
          <w:rFonts w:ascii="Cairo" w:cs="Cairo" w:eastAsia="Cairo" w:hAnsi="Cairo"/>
          <w:color w:val="545b66"/>
          <w:sz w:val="23"/>
          <w:szCs w:val="23"/>
        </w:rPr>
      </w:pP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سبع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أفكار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لبناء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واسع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حديث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وتحويل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الاهتمام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45b66"/>
          <w:sz w:val="23"/>
          <w:szCs w:val="23"/>
          <w:rtl w:val="1"/>
        </w:rPr>
        <w:t xml:space="preserve">فعلية</w:t>
      </w:r>
    </w:p>
    <w:p w:rsidR="00000000" w:rsidDel="00000000" w:rsidP="00000000" w:rsidRDefault="00000000" w:rsidRPr="00000000" w14:paraId="0000000E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9fa" w:val="clear"/>
        <w:bidi w:val="1"/>
        <w:spacing w:after="40" w:before="20" w:line="259.20000000000005" w:lineRule="auto"/>
        <w:ind w:left="280" w:right="280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ملاحظات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تنفيذية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10">
      <w:pPr>
        <w:shd w:fill="f8f9fa" w:val="clear"/>
        <w:bidi w:val="1"/>
        <w:spacing w:after="40" w:before="20" w:line="259.20000000000005" w:lineRule="auto"/>
        <w:ind w:left="280" w:right="280"/>
        <w:jc w:val="left"/>
        <w:rPr>
          <w:rFonts w:ascii="Cairo" w:cs="Cairo" w:eastAsia="Cairo" w:hAnsi="Cairo"/>
          <w:color w:val="1b1f25"/>
          <w:sz w:val="19.4"/>
          <w:szCs w:val="19.4"/>
        </w:rPr>
      </w:pP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الأفكار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المقترحة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قابلة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للتنفيذ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السوشيال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ميديا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توسيع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فكرة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بإضافة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لوحات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تنشيط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ميداني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0"/>
        </w:rPr>
        <w:t xml:space="preserve">PR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حجم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والميزانية</w:t>
      </w:r>
      <w:r w:rsidDel="00000000" w:rsidR="00000000" w:rsidRPr="00000000">
        <w:rPr>
          <w:rFonts w:ascii="Cairo" w:cs="Cairo" w:eastAsia="Cairo" w:hAnsi="Cairo"/>
          <w:color w:val="1b1f25"/>
          <w:sz w:val="19.4"/>
          <w:szCs w:val="19.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hd w:fill="f8f9fa" w:val="clear"/>
        <w:bidi w:val="1"/>
        <w:spacing w:after="40" w:before="20" w:line="259.20000000000005" w:lineRule="auto"/>
        <w:ind w:left="280" w:right="280"/>
        <w:jc w:val="left"/>
        <w:rPr>
          <w:rFonts w:ascii="Cairo" w:cs="Cairo" w:eastAsia="Cairo" w:hAnsi="Cairo"/>
          <w:b w:val="1"/>
          <w:bCs w:val="1"/>
          <w:color w:val="1b1f25"/>
          <w:sz w:val="19.4"/>
          <w:szCs w:val="19.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ميزانية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الرقمية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التقديرية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للحملة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: 40,000 – 60,000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جنيه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شهري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وت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ستخدم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لدعم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مراحل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0"/>
        </w:rPr>
        <w:t xml:space="preserve">Teaser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والمحتوى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المصاحب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مستقلة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لجمع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19.4"/>
          <w:szCs w:val="19.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40" w:before="80" w:line="259.20000000000005" w:lineRule="auto"/>
        <w:jc w:val="center"/>
        <w:rPr>
          <w:rFonts w:ascii="Cairo" w:cs="Cairo" w:eastAsia="Cairo" w:hAnsi="Cairo"/>
          <w:b w:val="1"/>
          <w:bCs w:val="1"/>
          <w:color w:val="1b1f25"/>
          <w:sz w:val="21.4"/>
          <w:szCs w:val="21.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01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هنبيعلك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  |   02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اسأل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تشتري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  |   03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  |   04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؟</w:t>
      </w:r>
    </w:p>
    <w:p w:rsidR="00000000" w:rsidDel="00000000" w:rsidP="00000000" w:rsidRDefault="00000000" w:rsidRPr="00000000" w14:paraId="00000014">
      <w:pPr>
        <w:bidi w:val="1"/>
        <w:spacing w:after="40" w:before="80" w:line="259.20000000000005" w:lineRule="auto"/>
        <w:jc w:val="center"/>
        <w:rPr>
          <w:rFonts w:ascii="Cairo" w:cs="Cairo" w:eastAsia="Cairo" w:hAnsi="Cairo"/>
          <w:b w:val="1"/>
          <w:bCs w:val="1"/>
          <w:color w:val="1b1f25"/>
          <w:sz w:val="22.6"/>
          <w:szCs w:val="22.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05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؟   |   06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؟   |   07 —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1.4"/>
          <w:szCs w:val="21.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2.6"/>
          <w:szCs w:val="22.6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2.6"/>
          <w:szCs w:val="22.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2.6"/>
          <w:szCs w:val="22.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2.6"/>
          <w:szCs w:val="22.6"/>
          <w:rtl w:val="1"/>
        </w:rPr>
        <w:t xml:space="preserve">؟</w:t>
      </w:r>
    </w:p>
    <w:p w:rsidR="00000000" w:rsidDel="00000000" w:rsidP="00000000" w:rsidRDefault="00000000" w:rsidRPr="00000000" w14:paraId="00000015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b w:val="1"/>
          <w:bCs w:val="1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0"/>
          <w:szCs w:val="20"/>
          <w:rtl w:val="1"/>
        </w:rPr>
        <w:t xml:space="preserve"> 01</w:t>
      </w:r>
    </w:p>
    <w:p w:rsidR="00000000" w:rsidDel="00000000" w:rsidP="00000000" w:rsidRDefault="00000000" w:rsidRPr="00000000" w14:paraId="00000016">
      <w:pPr>
        <w:pStyle w:val="Heading1"/>
        <w:bidi w:val="1"/>
        <w:spacing w:after="80" w:before="0" w:line="252.00000000000003" w:lineRule="auto"/>
        <w:jc w:val="left"/>
        <w:rPr>
          <w:rFonts w:ascii="Cairo" w:cs="Cairo" w:eastAsia="Cairo" w:hAnsi="Cairo"/>
          <w:b w:val="1"/>
          <w:bCs w:val="1"/>
          <w:color w:val="0f1319"/>
          <w:sz w:val="46"/>
          <w:szCs w:val="46"/>
        </w:rPr>
      </w:pPr>
      <w:bookmarkStart w:colFirst="0" w:colLast="0" w:name="_tew3ja9gjzdz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هنبيعلك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مشروع</w:t>
      </w:r>
    </w:p>
    <w:p w:rsidR="00000000" w:rsidDel="00000000" w:rsidP="00000000" w:rsidRDefault="00000000" w:rsidRPr="00000000" w14:paraId="00000017">
      <w:pPr>
        <w:bidi w:val="1"/>
        <w:spacing w:after="240" w:before="0" w:line="283.2" w:lineRule="auto"/>
        <w:jc w:val="left"/>
        <w:rPr>
          <w:rFonts w:ascii="Cairo" w:cs="Cairo" w:eastAsia="Cairo" w:hAnsi="Cairo"/>
          <w:color w:val="666d78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يضع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دور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المستشار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يساعد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الاختيار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مجرد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جهة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spacing w:after="100" w:before="16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flq1rxmu5e3i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1A">
      <w:pPr>
        <w:bidi w:val="1"/>
        <w:spacing w:after="120" w:before="0" w:line="300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تقد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بصورة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الشكل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المعتاد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لشركات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الوساطة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العقارية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بدل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نحو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بعينه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دور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فهم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احتياجه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ومساعدته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للاختيار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120" w:before="0" w:line="300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بفكرة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إحنا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بنبيعك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إحنا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بنساعدك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صح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a3783c"/>
          <w:sz w:val="26"/>
          <w:szCs w:val="26"/>
        </w:rPr>
      </w:pPr>
      <w:bookmarkStart w:colFirst="0" w:colLast="0" w:name="_7j4xuupwo2dk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01E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بوست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لوحة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</w:t>
      </w:r>
    </w:p>
    <w:p w:rsidR="00000000" w:rsidDel="00000000" w:rsidP="00000000" w:rsidRDefault="00000000" w:rsidRPr="00000000" w14:paraId="0000001F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مشروعك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عندنا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ولو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عندنا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ممكن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نقولك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متشتريهوش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0"/>
        </w:rPr>
        <w:t xml:space="preserve">Broker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يقولك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كده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22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5a606b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التناقض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مصدر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الفضول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ويخل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تسأل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وطريقة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d9yq8yq0qvo7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بوستات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ومتحركة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للنشر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TikTok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Reels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before="0" w:line="283.2" w:lineRule="auto"/>
        <w:ind w:left="720" w:hanging="360"/>
        <w:jc w:val="left"/>
        <w:rPr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تنويعات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بسيطة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التناقض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6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نزول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Broker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نصحهم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8pspu3xs2cqv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02C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بوست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لوحة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</w:t>
      </w:r>
    </w:p>
    <w:p w:rsidR="00000000" w:rsidDel="00000000" w:rsidP="00000000" w:rsidRDefault="00000000" w:rsidRPr="00000000" w14:paraId="0000002D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لأننا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هنبيعلك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هنقولك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أنهي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مشروع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أصل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w15lw54kpqs6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031">
      <w:pPr>
        <w:bidi w:val="1"/>
        <w:spacing w:after="100" w:before="0" w:line="292.8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نفهم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احتياج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وميزانيته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وهدفه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نقارن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الخيارات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الموجودة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السوق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وبعدها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نرشح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after="100" w:before="0" w:line="292.8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دي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عميل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قادم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نفسها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بيع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مقارنة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مشروعات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arhzltffwpyq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والانتشار</w:t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0" w:before="0" w:line="120" w:lineRule="auto"/>
        <w:jc w:val="center"/>
        <w:rPr>
          <w:rFonts w:ascii="Cairo" w:cs="Cairo" w:eastAsia="Cairo" w:hAnsi="Cairo"/>
          <w:b w:val="1"/>
          <w:bCs w:val="1"/>
          <w:color w:val="ffffff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ستخدم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مرحلتي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Teaser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المصاحب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وبالتوازي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لجمع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vkuhfqr1q2wc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ظهور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اسمها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والثقة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وحديث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تعامل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والسوشيال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لتوسيع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bidi w:val="1"/>
        <w:spacing w:after="6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الاهتمام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40" w:before="0" w:line="283.2" w:lineRule="auto"/>
        <w:jc w:val="left"/>
        <w:rPr>
          <w:rFonts w:ascii="Cairo" w:cs="Cairo" w:eastAsia="Cairo" w:hAnsi="Cairo"/>
          <w:b w:val="1"/>
          <w:bCs w:val="1"/>
          <w:color w:val="a3783c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0"/>
          <w:szCs w:val="20"/>
          <w:rtl w:val="1"/>
        </w:rPr>
        <w:t xml:space="preserve"> 02</w:t>
      </w:r>
    </w:p>
    <w:p w:rsidR="00000000" w:rsidDel="00000000" w:rsidP="00000000" w:rsidRDefault="00000000" w:rsidRPr="00000000" w14:paraId="0000003E">
      <w:pPr>
        <w:pStyle w:val="Heading1"/>
        <w:bidi w:val="1"/>
        <w:spacing w:after="80" w:before="0" w:line="252.00000000000003" w:lineRule="auto"/>
        <w:jc w:val="left"/>
        <w:rPr>
          <w:rFonts w:ascii="Cairo" w:cs="Cairo" w:eastAsia="Cairo" w:hAnsi="Cairo"/>
          <w:b w:val="1"/>
          <w:bCs w:val="1"/>
          <w:color w:val="0f1319"/>
          <w:sz w:val="46"/>
          <w:szCs w:val="46"/>
        </w:rPr>
      </w:pPr>
      <w:bookmarkStart w:colFirst="0" w:colLast="0" w:name="_7v5aop3fy3s3" w:id="8"/>
      <w:bookmarkEnd w:id="8"/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اسأل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تشتري</w:t>
      </w:r>
    </w:p>
    <w:p w:rsidR="00000000" w:rsidDel="00000000" w:rsidP="00000000" w:rsidRDefault="00000000" w:rsidRPr="00000000" w14:paraId="0000003F">
      <w:pPr>
        <w:bidi w:val="1"/>
        <w:spacing w:after="240" w:before="0" w:line="283.2" w:lineRule="auto"/>
        <w:jc w:val="left"/>
        <w:rPr>
          <w:rFonts w:ascii="Cairo" w:cs="Cairo" w:eastAsia="Cairo" w:hAnsi="Cairo"/>
          <w:color w:val="666d78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يربط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بالأسئلة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الصحيحة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تسبق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spacing w:after="100" w:before="16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ce7e55l69khh" w:id="9"/>
      <w:bookmarkEnd w:id="9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42">
      <w:pPr>
        <w:bidi w:val="1"/>
        <w:spacing w:after="120" w:before="0" w:line="300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مبنية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حقيقة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بسيطة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والمشكلة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أحيان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معندوش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معلومات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لكن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إنه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عارف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الأسئلة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المفروض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يسألها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يقرر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120" w:before="0" w:line="300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تأخذ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دور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مختلف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تساعد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يعرف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يسأل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عنه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a3783c"/>
          <w:sz w:val="26"/>
          <w:szCs w:val="26"/>
        </w:rPr>
      </w:pPr>
      <w:bookmarkStart w:colFirst="0" w:colLast="0" w:name="_xop33fpy7ruz" w:id="10"/>
      <w:bookmarkEnd w:id="10"/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046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بوست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لوحة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</w:t>
      </w:r>
    </w:p>
    <w:p w:rsidR="00000000" w:rsidDel="00000000" w:rsidP="00000000" w:rsidRDefault="00000000" w:rsidRPr="00000000" w14:paraId="00000047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b1f25"/>
          <w:sz w:val="27"/>
          <w:szCs w:val="27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متأكد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إنك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سألت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الصح</w:t>
      </w:r>
      <w:r w:rsidDel="00000000" w:rsidR="00000000" w:rsidRPr="00000000">
        <w:rPr>
          <w:rFonts w:ascii="Cairo" w:cs="Cairo" w:eastAsia="Cairo" w:hAnsi="Cairo"/>
          <w:b w:val="1"/>
          <w:bCs w:val="1"/>
          <w:color w:val="1b1f25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48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5a606b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الجملة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تكشف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وتفتح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مساحة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للفضول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الصح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»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وما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تقصده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5a606b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w84ymjpwd5zi" w:id="11"/>
      <w:bookmarkEnd w:id="11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بوستات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بالكامل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ومتحركة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للنشر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TikTok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Reels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مواقف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تتوقف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لحظة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نهايتها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متأكد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سألت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الصح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bidi w:val="1"/>
        <w:spacing w:after="6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نزول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يحتاجون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إجابته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الاقتراب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تدريجي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hus4wido1xvo" w:id="12"/>
      <w:bookmarkEnd w:id="12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052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بوست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لوحة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</w:t>
      </w:r>
    </w:p>
    <w:p w:rsidR="00000000" w:rsidDel="00000000" w:rsidP="00000000" w:rsidRDefault="00000000" w:rsidRPr="00000000" w14:paraId="00000053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تشتري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عقار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اسأل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b w:val="1"/>
          <w:bCs w:val="1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نساعدك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تعرف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الأسئلة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تسألها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تاخد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s3k3ajiswk61" w:id="13"/>
      <w:bookmarkEnd w:id="13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057">
      <w:pPr>
        <w:bidi w:val="1"/>
        <w:spacing w:after="100" w:before="0" w:line="292.8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باب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لاستقبال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الأسئلة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الحقيقية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التي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تشغل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الجمهور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الإجابة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أهمها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وواضح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وتحويلها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مستمر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100" w:before="0" w:line="292.8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ويستمر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للشارع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بسؤال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يسأله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يشتري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عقار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؟»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لتصبح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إجابات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نفسها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ijasoldrhc1v" w:id="14"/>
      <w:bookmarkEnd w:id="14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والانتشار</w:t>
      </w:r>
    </w:p>
    <w:p w:rsidR="00000000" w:rsidDel="00000000" w:rsidP="00000000" w:rsidRDefault="00000000" w:rsidRPr="00000000" w14:paraId="0000005B">
      <w:pPr>
        <w:shd w:fill="ffffff" w:val="clear"/>
        <w:bidi w:val="1"/>
        <w:spacing w:after="0" w:before="0" w:line="120" w:lineRule="auto"/>
        <w:jc w:val="center"/>
        <w:rPr>
          <w:rFonts w:ascii="Cairo" w:cs="Cairo" w:eastAsia="Cairo" w:hAnsi="Cairo"/>
          <w:b w:val="1"/>
          <w:bCs w:val="1"/>
          <w:color w:val="ffffff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ستخدم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مرحلتي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Teaser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المصاحب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وبالتوازي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لجمع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120" w:before="0" w:line="283.2" w:lineRule="auto"/>
        <w:jc w:val="left"/>
        <w:rPr>
          <w:rFonts w:ascii="Cairo" w:cs="Cairo" w:eastAsia="Cairo" w:hAnsi="Cairo"/>
          <w:color w:val="1b1f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kr9v1ob3ycmo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علاقة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الثقة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والمعرفة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البيع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جعل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أسئلتهم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ومشاركاتهم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والسوشيال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لزيادة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والحديث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bidi w:val="1"/>
        <w:spacing w:after="0" w:afterAutospacing="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طبيعي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واستفسارات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bidi w:val="1"/>
        <w:spacing w:after="60" w:before="0" w:line="276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ذهنية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كجهة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تساعد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يفهم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يقرر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spacing w:after="0" w:before="0" w:line="120" w:lineRule="auto"/>
        <w:jc w:val="righ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 03</w:t>
      </w:r>
    </w:p>
    <w:p w:rsidR="00000000" w:rsidDel="00000000" w:rsidP="00000000" w:rsidRDefault="00000000" w:rsidRPr="00000000" w14:paraId="00000066">
      <w:pPr>
        <w:pStyle w:val="Heading1"/>
        <w:bidi w:val="1"/>
        <w:spacing w:after="80" w:line="252.00000000000003" w:lineRule="auto"/>
        <w:rPr>
          <w:rFonts w:ascii="Cairo" w:cs="Cairo" w:eastAsia="Cairo" w:hAnsi="Cairo"/>
          <w:b w:val="1"/>
          <w:bCs w:val="1"/>
          <w:color w:val="0f1319"/>
          <w:sz w:val="46"/>
          <w:szCs w:val="46"/>
        </w:rPr>
      </w:pPr>
      <w:bookmarkStart w:colFirst="0" w:colLast="0" w:name="_h7dsotcvqesv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ع</w:t>
      </w:r>
      <w:ins w:author="Mohammad Aref" w:id="3" w:date="2026-09-16T13:14:08Z">
        <w:r w:rsidDel="00000000" w:rsidR="00000000" w:rsidRPr="00000000">
          <w:rPr>
            <w:rFonts w:ascii="Cairo" w:cs="Cairo" w:eastAsia="Cairo" w:hAnsi="Cairo"/>
            <w:b w:val="1"/>
            <w:bCs w:val="1"/>
            <w:color w:val="0f1319"/>
            <w:sz w:val="46"/>
            <w:szCs w:val="46"/>
            <w:rtl w:val="0"/>
          </w:rPr>
          <w:t xml:space="preserve"> </w:t>
        </w:r>
      </w:ins>
      <w:r w:rsidDel="00000000" w:rsidR="00000000" w:rsidRPr="00000000">
        <w:rPr>
          <w:rFonts w:ascii="Cairo" w:cs="Cairo" w:eastAsia="Cairo" w:hAnsi="Cairo"/>
          <w:b w:val="1"/>
          <w:bCs w:val="1"/>
          <w:color w:val="0f1319"/>
          <w:sz w:val="46"/>
          <w:szCs w:val="46"/>
          <w:rtl w:val="1"/>
        </w:rPr>
        <w:t xml:space="preserve">الإمضا</w:t>
      </w:r>
    </w:p>
    <w:p w:rsidR="00000000" w:rsidDel="00000000" w:rsidP="00000000" w:rsidRDefault="00000000" w:rsidRPr="00000000" w14:paraId="00000067">
      <w:pPr>
        <w:bidi w:val="1"/>
        <w:spacing w:after="240" w:before="0" w:line="283.2" w:lineRule="auto"/>
        <w:jc w:val="left"/>
        <w:rPr>
          <w:rFonts w:ascii="Cairo" w:cs="Cairo" w:eastAsia="Cairo" w:hAnsi="Cairo"/>
          <w:color w:val="666d78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إطلاق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يربط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بلحظة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ويضع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التأكد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color w:val="666d78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bidi w:val="1"/>
        <w:spacing w:after="100" w:before="16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pjb35vupx4qd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6A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صعب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التراجع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أحيان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التركيز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الوصول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بأسرع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وقت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تأخذ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موقف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عكسي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تمضي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بسرعة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تبقى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فاهم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بتمضي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كجهة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تساعد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يتأكد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التزام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a3783c"/>
          <w:sz w:val="26"/>
          <w:szCs w:val="26"/>
        </w:rPr>
      </w:pPr>
      <w:bookmarkStart w:colFirst="0" w:colLast="0" w:name="_pdreaglscw1a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06F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بجملة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ومباشرة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70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7"/>
          <w:szCs w:val="27"/>
        </w:rPr>
      </w:pP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71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تنويعات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الاتجاه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Teaser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فكر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تمضي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73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اسأل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الإمضا</w:t>
      </w:r>
      <w:r w:rsidDel="00000000" w:rsidR="00000000" w:rsidRPr="00000000">
        <w:rPr>
          <w:rFonts w:ascii="Cairo" w:cs="Cairo" w:eastAsia="Cairo" w:hAnsi="Cairo"/>
          <w:color w:val="1b1f25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بحيث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تظل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العنصر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الثابت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بينما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تتغير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المحيطة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spacing w:after="8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v64yuny6gi75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لقلم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يقترب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يتوقف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الإمضاء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بوستات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متحرك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مبني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TikTok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Reels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تنويعات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بصرية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لحظة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اتخاذ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معنى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10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مواقف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وشك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الإمضاء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تتوقف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الصورة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».</w:t>
      </w:r>
    </w:p>
    <w:p w:rsidR="00000000" w:rsidDel="00000000" w:rsidP="00000000" w:rsidRDefault="00000000" w:rsidRPr="00000000" w14:paraId="0000007C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fi0bkcv6q8l7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للشارع</w:t>
      </w:r>
    </w:p>
    <w:p w:rsidR="00000000" w:rsidDel="00000000" w:rsidP="00000000" w:rsidRDefault="00000000" w:rsidRPr="00000000" w14:paraId="0000007E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اللحظة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تتأكد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تمضي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80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مستحيل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تمضي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تعرف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إجابته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81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وتزيد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الحديث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61a5cv9609zj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084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بوست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لوحة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واحدة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85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6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لأن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تشتري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المهم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إنك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تشتري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الصح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7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نساعدك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تتأكد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تمضي</w:t>
      </w:r>
      <w:r w:rsidDel="00000000" w:rsidR="00000000" w:rsidRPr="00000000">
        <w:rPr>
          <w:rFonts w:ascii="Cairo" w:cs="Cairo" w:eastAsia="Cairo" w:hAnsi="Cairo"/>
          <w:color w:val="132538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i7imjpt5y3pn" w:id="22"/>
      <w:bookmarkEnd w:id="22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08A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احتياجك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وميزانيتك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وهدفك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نقارن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الخيارات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الموجودة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السوق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ونساعدك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تتأكد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تاخده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وبالتالي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يصبح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معنى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تحاول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ناحية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تساعده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يصل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وهو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فاهم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ومقتنع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pg5gel8mpnoa" w:id="23"/>
      <w:bookmarkEnd w:id="23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التوسع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8E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Outdoor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وإمكانية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قراءتها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بسرعة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».</w:t>
      </w:r>
    </w:p>
    <w:p w:rsidR="00000000" w:rsidDel="00000000" w:rsidP="00000000" w:rsidRDefault="00000000" w:rsidRPr="00000000" w14:paraId="0000008F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اللوحات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الكاملة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القلم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خانة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التوقيع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كعنصر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بصري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ثابت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أجزاء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ببعض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bidi w:val="1"/>
        <w:spacing w:after="10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h56rtcgkdjrx" w:id="24"/>
      <w:bookmarkEnd w:id="24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والانتشار</w:t>
      </w:r>
    </w:p>
    <w:p w:rsidR="00000000" w:rsidDel="00000000" w:rsidP="00000000" w:rsidRDefault="00000000" w:rsidRPr="00000000" w14:paraId="00000092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ستخدم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الإعلانات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Teaser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المصاحب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وبالتوازي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تشغيل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مستقلة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لجمع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الاهتمام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الناتج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استفسارات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لوحات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إعلانية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ميداني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احتساب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تكلفتها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منفصل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bidi w:val="1"/>
        <w:spacing w:after="80" w:before="200" w:line="283.2" w:lineRule="auto"/>
        <w:rPr>
          <w:rFonts w:ascii="Cairo" w:cs="Cairo" w:eastAsia="Cairo" w:hAnsi="Cairo"/>
          <w:b w:val="1"/>
          <w:bCs w:val="1"/>
          <w:color w:val="182d44"/>
          <w:sz w:val="26"/>
          <w:szCs w:val="26"/>
        </w:rPr>
      </w:pPr>
      <w:bookmarkStart w:colFirst="0" w:colLast="0" w:name="_ggha2mcja5yl" w:id="25"/>
      <w:bookmarkEnd w:id="25"/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وسهلة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التذكر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بلحظة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كجهة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تضغط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لاتخاذ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بسرعة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وحديث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رسالة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اتقل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عالإمضا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».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والسوشيال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لزيادة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انتشار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بالتأكد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الالتزام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bidi w:val="1"/>
        <w:spacing w:after="10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الاهتمام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الناتج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 04</w:t>
      </w:r>
    </w:p>
    <w:p w:rsidR="00000000" w:rsidDel="00000000" w:rsidP="00000000" w:rsidRDefault="00000000" w:rsidRPr="00000000" w14:paraId="0000009D">
      <w:pPr>
        <w:pStyle w:val="Heading1"/>
        <w:bidi w:val="1"/>
        <w:spacing w:after="80" w:line="252.00000000000003" w:lineRule="auto"/>
        <w:jc w:val="left"/>
        <w:rPr>
          <w:rFonts w:ascii="Cairo" w:cs="Cairo" w:eastAsia="Cairo" w:hAnsi="Cairo"/>
          <w:color w:val="0f1319"/>
          <w:sz w:val="46"/>
          <w:szCs w:val="46"/>
        </w:rPr>
      </w:pPr>
      <w:bookmarkStart w:colFirst="0" w:colLast="0" w:name="_6g955q3imiu" w:id="26"/>
      <w:bookmarkEnd w:id="26"/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9E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bidi w:val="1"/>
        <w:spacing w:after="40" w:before="16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mt3961cpq30o" w:id="27"/>
      <w:bookmarkEnd w:id="27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A0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الكلمات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السوق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نعرف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A2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لاحق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وإن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بالضرورة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a3783c"/>
          <w:sz w:val="26"/>
          <w:szCs w:val="26"/>
        </w:rPr>
      </w:pPr>
      <w:bookmarkStart w:colFirst="0" w:colLast="0" w:name="_zf2l04digvhm" w:id="28"/>
      <w:bookmarkEnd w:id="28"/>
      <w:r w:rsidDel="00000000" w:rsidR="00000000" w:rsidRPr="00000000">
        <w:rPr>
          <w:rFonts w:ascii="Cairo" w:cs="Cairo" w:eastAsia="Cairo" w:hAnsi="Cairo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0A5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رسالتين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رئيسيتين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إعلانات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منفصلة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A6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تفتكر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A7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تفتكر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A8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الرسالتان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تكشفان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طبيعة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المجال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والهدف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إثارة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بيسأل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A9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vb7ajciqxvke" w:id="29"/>
      <w:bookmarkEnd w:id="29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لأشخاص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وتنتهي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تفتكر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بوستات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متحرك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تتاخد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TikTok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Reels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تنتهي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دائم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0AE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zb2g01k7kley" w:id="30"/>
      <w:bookmarkEnd w:id="30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للشارع</w:t>
      </w:r>
    </w:p>
    <w:p w:rsidR="00000000" w:rsidDel="00000000" w:rsidP="00000000" w:rsidRDefault="00000000" w:rsidRPr="00000000" w14:paraId="000000B0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يقولك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عندي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بتسأله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B2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لاحقة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إمتى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تقدر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B4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يدعم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ocm02ovowd0p" w:id="31"/>
      <w:bookmarkEnd w:id="31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0B7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كنا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بنتكلم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B8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لأن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عقارية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B9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الحقيقية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هي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مناسبة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لاحتياجك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ميزانيتك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وهدفك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BA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ودورها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:</w:t>
      </w:r>
    </w:p>
    <w:p w:rsidR="00000000" w:rsidDel="00000000" w:rsidP="00000000" w:rsidRDefault="00000000" w:rsidRPr="00000000" w14:paraId="000000BB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نساعدك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تعرف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المناسبة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أنت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zhp1t1f5b7zh" w:id="32"/>
      <w:bookmarkEnd w:id="32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0BE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توضيح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هدفك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وميزانيتك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واحتياجك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نقارن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الخيارات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الموجودة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السوق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ونحدد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معاك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يعتبر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بالنسبة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استمرار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سعر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ممتاز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قريب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تقسيط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أطول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C4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3fse645kpc4a" w:id="33"/>
      <w:bookmarkEnd w:id="33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بسيط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وسهل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التذكر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إثارة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المجال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تغيير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معنى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»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وصف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ملاءمة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الاهتمام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Reveal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استفسارات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 05</w:t>
      </w:r>
    </w:p>
    <w:p w:rsidR="00000000" w:rsidDel="00000000" w:rsidP="00000000" w:rsidRDefault="00000000" w:rsidRPr="00000000" w14:paraId="000000CD">
      <w:pPr>
        <w:pStyle w:val="Heading1"/>
        <w:bidi w:val="1"/>
        <w:spacing w:after="80" w:line="252.00000000000003" w:lineRule="auto"/>
        <w:jc w:val="left"/>
        <w:rPr>
          <w:rFonts w:ascii="Cairo" w:cs="Cairo" w:eastAsia="Cairo" w:hAnsi="Cairo"/>
          <w:color w:val="0f1319"/>
          <w:sz w:val="46"/>
          <w:szCs w:val="46"/>
        </w:rPr>
      </w:pPr>
      <w:bookmarkStart w:colFirst="0" w:colLast="0" w:name="_ybhcz7jpv8q4" w:id="34"/>
      <w:bookmarkEnd w:id="34"/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CE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bidi w:val="1"/>
        <w:spacing w:after="40" w:before="16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30danbnro0gp" w:id="35"/>
      <w:bookmarkEnd w:id="35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D0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وراه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أحيان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لأننا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اتأثرنا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بإعلان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توصية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انطباع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قادرين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نجاوب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D2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بهذا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a3783c"/>
          <w:sz w:val="26"/>
          <w:szCs w:val="26"/>
        </w:rPr>
      </w:pPr>
      <w:bookmarkStart w:colFirst="0" w:colLast="0" w:name="_s9139h4b5inw" w:id="36"/>
      <w:bookmarkEnd w:id="36"/>
      <w:r w:rsidDel="00000000" w:rsidR="00000000" w:rsidRPr="00000000">
        <w:rPr>
          <w:rFonts w:ascii="Cairo" w:cs="Cairo" w:eastAsia="Cairo" w:hAnsi="Cairo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0D5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D6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اخترت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D7">
      <w:pPr>
        <w:shd w:fill="f8f3e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b1f25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متأكد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D8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بساطة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D9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txbe0gkkdowx" w:id="37"/>
      <w:bookmarkEnd w:id="37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0DB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تقديم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مواقف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أمام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نعرف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متحرك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TikTok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Reels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gid4wnf8v6ri" w:id="38"/>
      <w:bookmarkEnd w:id="38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للشارع</w:t>
      </w:r>
    </w:p>
    <w:p w:rsidR="00000000" w:rsidDel="00000000" w:rsidP="00000000" w:rsidRDefault="00000000" w:rsidRPr="00000000" w14:paraId="000000E0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E1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قدامك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يخليك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E2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تقترب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تدريجي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E3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قدامك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عقارين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يخليك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E4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pu4d0zk2y1z9" w:id="39"/>
      <w:bookmarkEnd w:id="39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0E6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كنا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بنتكلم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7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لأن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مش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المفروض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عجبني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وخلاص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8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تعرف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9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دور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:</w:t>
      </w:r>
    </w:p>
    <w:p w:rsidR="00000000" w:rsidDel="00000000" w:rsidP="00000000" w:rsidRDefault="00000000" w:rsidRPr="00000000" w14:paraId="000000EA">
      <w:pPr>
        <w:shd w:fill="eef5f9" w:val="clear"/>
        <w:bidi w:val="1"/>
        <w:spacing w:after="40" w:before="60" w:line="264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نساعدك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عندك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سبب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واضح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ومدروس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لاختيارك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pgy5khc5zer3" w:id="40"/>
      <w:bookmarkEnd w:id="40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0ED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احتياجاته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وأولوياته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تقارن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الخيارات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المتاحة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مبني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أسباب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واضحة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استمرار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كسلسلة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المنطقة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السداد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قريب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0F3">
      <w:pPr>
        <w:bidi w:val="1"/>
        <w:spacing w:after="40" w:before="0" w:line="264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bidi w:val="1"/>
        <w:spacing w:after="40" w:before="200" w:line="264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5w16a4y6k7my" w:id="41"/>
      <w:bookmarkEnd w:id="41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Mystery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قوي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قصير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جعل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الجمهور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يحاول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تفسير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المدروس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bidi w:val="1"/>
        <w:spacing w:after="0" w:afterAutospacing="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إنتاج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مناسب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للسوشيال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bidi w:val="1"/>
        <w:spacing w:after="40" w:before="0" w:line="264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استمراره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كمنصة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 06</w:t>
      </w:r>
    </w:p>
    <w:p w:rsidR="00000000" w:rsidDel="00000000" w:rsidP="00000000" w:rsidRDefault="00000000" w:rsidRPr="00000000" w14:paraId="000000FC">
      <w:pPr>
        <w:pStyle w:val="Heading1"/>
        <w:bidi w:val="1"/>
        <w:spacing w:after="80" w:line="252.00000000000003" w:lineRule="auto"/>
        <w:jc w:val="left"/>
        <w:rPr>
          <w:rFonts w:ascii="Cairo" w:cs="Cairo" w:eastAsia="Cairo" w:hAnsi="Cairo"/>
          <w:color w:val="0f1319"/>
          <w:sz w:val="46"/>
          <w:szCs w:val="46"/>
        </w:rPr>
      </w:pPr>
      <w:bookmarkStart w:colFirst="0" w:colLast="0" w:name="_rtkcub68hi97" w:id="42"/>
      <w:bookmarkEnd w:id="42"/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0FD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bidi w:val="1"/>
        <w:spacing w:after="100" w:before="16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kzl6kbkdkw0a" w:id="43"/>
      <w:bookmarkEnd w:id="43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0FF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بالكلام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موجه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للمدينة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100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البداية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المقصود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تدريجي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الاقتراب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بذلك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تصبح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color w:val="a3783c"/>
          <w:sz w:val="26"/>
          <w:szCs w:val="26"/>
        </w:rPr>
      </w:pPr>
      <w:bookmarkStart w:colFirst="0" w:colLast="0" w:name="_avq6h53xc73p" w:id="44"/>
      <w:bookmarkEnd w:id="44"/>
      <w:r w:rsidDel="00000000" w:rsidR="00000000" w:rsidRPr="00000000">
        <w:rPr>
          <w:rFonts w:ascii="Cairo" w:cs="Cairo" w:eastAsia="Cairo" w:hAnsi="Cairo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104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7"/>
          <w:szCs w:val="27"/>
        </w:rPr>
      </w:pP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105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ويظل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العنصر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التنفيذات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دعمه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برسائل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07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08">
      <w:pPr>
        <w:shd w:fill="f8f3e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بيغير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09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6hb4pbcgzcp0" w:id="45"/>
      <w:bookmarkEnd w:id="45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10B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البداية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0C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السعر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الجودة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0D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0E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الرسائل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الاقتراب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0F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السعر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الموقع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10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المقدم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القسط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11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الاستلام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السداد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12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ينتهي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113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lryn5wlu58kb" w:id="46"/>
      <w:bookmarkEnd w:id="46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للشارع</w:t>
      </w:r>
    </w:p>
    <w:p w:rsidR="00000000" w:rsidDel="00000000" w:rsidP="00000000" w:rsidRDefault="00000000" w:rsidRPr="00000000" w14:paraId="00000115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مباشر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قدامك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أكتر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بتأثر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اختيارك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17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هتبص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عليها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19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سلسلة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مستمرة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xy6jshg1pmwg" w:id="47"/>
      <w:bookmarkEnd w:id="47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11C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سألنا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بتختار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1D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وكنا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بنتكلم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1E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واكتشفنا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مفيش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واحد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ينفع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1F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:</w:t>
      </w:r>
    </w:p>
    <w:p w:rsidR="00000000" w:rsidDel="00000000" w:rsidP="00000000" w:rsidRDefault="00000000" w:rsidRPr="00000000" w14:paraId="00000120">
      <w:pPr>
        <w:shd w:fill="eef5f9" w:val="clear"/>
        <w:bidi w:val="1"/>
        <w:spacing w:after="60" w:before="60" w:line="292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كده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إحنا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بنبدأ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بيك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أنت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نبدأ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بالمشروع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ked5495p7wtb" w:id="48"/>
      <w:bookmarkEnd w:id="48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123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ميزانية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وأولويات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مختلفة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نفهمهم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الأول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وبعدها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نقارن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الخيارات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الموجودة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ونساعدك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bidi w:val="1"/>
        <w:spacing w:after="10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8k1m78g94znj" w:id="49"/>
      <w:bookmarkEnd w:id="49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والـ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0"/>
        </w:rPr>
        <w:t xml:space="preserve">PR</w:t>
      </w:r>
    </w:p>
    <w:p w:rsidR="00000000" w:rsidDel="00000000" w:rsidP="00000000" w:rsidRDefault="00000000" w:rsidRPr="00000000" w14:paraId="00000127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تستمر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الإطلاق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كسلسلة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للسكن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بتفكر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إزاي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bidi w:val="1"/>
        <w:spacing w:after="10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أكتر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بتأثر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2B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كاف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ٍ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منظمة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استخدام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النتائج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الحقيقية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لصناعة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تفكير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المشترين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أرقام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نشرها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تعتمد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توضيح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عدد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جمعها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bidi w:val="1"/>
        <w:spacing w:after="80" w:before="20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w1p3r1e6c38h" w:id="50"/>
      <w:bookmarkEnd w:id="50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مرتبطة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بأسيوط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جعل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الجمهور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صناعة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إنتاج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حقيقي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Mouth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هوية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معرفة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فعلية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بأولويات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العملاء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bidi w:val="1"/>
        <w:spacing w:after="0" w:afterAutospacing="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مساحة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للـ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المبني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بيانات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حقيقية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bidi w:val="1"/>
        <w:spacing w:after="100" w:before="0" w:line="283.2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بفهم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عرض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1"/>
        <w:bidi w:val="1"/>
        <w:spacing w:after="40" w:before="0" w:line="283.2" w:lineRule="auto"/>
        <w:jc w:val="left"/>
        <w:rPr>
          <w:rFonts w:ascii="Cairo" w:cs="Cairo" w:eastAsia="Cairo" w:hAnsi="Cairo"/>
          <w:color w:val="a3783c"/>
          <w:sz w:val="20"/>
          <w:szCs w:val="20"/>
        </w:rPr>
      </w:pP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الفكرة</w:t>
      </w:r>
      <w:r w:rsidDel="00000000" w:rsidR="00000000" w:rsidRPr="00000000">
        <w:rPr>
          <w:rFonts w:ascii="Cairo" w:cs="Cairo" w:eastAsia="Cairo" w:hAnsi="Cairo"/>
          <w:color w:val="a3783c"/>
          <w:sz w:val="20"/>
          <w:szCs w:val="20"/>
          <w:rtl w:val="1"/>
        </w:rPr>
        <w:t xml:space="preserve"> 07</w:t>
      </w:r>
    </w:p>
    <w:p w:rsidR="00000000" w:rsidDel="00000000" w:rsidP="00000000" w:rsidRDefault="00000000" w:rsidRPr="00000000" w14:paraId="00000138">
      <w:pPr>
        <w:pStyle w:val="Heading1"/>
        <w:bidi w:val="1"/>
        <w:spacing w:after="80" w:line="252.00000000000003" w:lineRule="auto"/>
        <w:jc w:val="left"/>
        <w:rPr>
          <w:rFonts w:ascii="Cairo" w:cs="Cairo" w:eastAsia="Cairo" w:hAnsi="Cairo"/>
          <w:color w:val="0f1319"/>
          <w:sz w:val="46"/>
          <w:szCs w:val="46"/>
        </w:rPr>
      </w:pPr>
      <w:bookmarkStart w:colFirst="0" w:colLast="0" w:name="_59syzudls0he" w:id="51"/>
      <w:bookmarkEnd w:id="51"/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0f1319"/>
          <w:sz w:val="46"/>
          <w:szCs w:val="46"/>
          <w:rtl w:val="1"/>
        </w:rPr>
        <w:t xml:space="preserve">؟</w:t>
      </w:r>
    </w:p>
    <w:p w:rsidR="00000000" w:rsidDel="00000000" w:rsidP="00000000" w:rsidRDefault="00000000" w:rsidRPr="00000000" w14:paraId="00000139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bidi w:val="1"/>
        <w:spacing w:after="100" w:before="160" w:line="283.2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wm3a01albb36" w:id="52"/>
      <w:bookmarkEnd w:id="52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الفكرة</w:t>
      </w:r>
    </w:p>
    <w:p w:rsidR="00000000" w:rsidDel="00000000" w:rsidP="00000000" w:rsidRDefault="00000000" w:rsidRPr="00000000" w14:paraId="0000013B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يبدو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ناقص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13C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المتلقي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يعرف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نتحدث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تلقائي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بيسألني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3D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بعدها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إننا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نسأل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الذي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سيشتريه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شراء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a3783c"/>
          <w:sz w:val="26"/>
          <w:szCs w:val="26"/>
        </w:rPr>
      </w:pPr>
      <w:bookmarkStart w:colFirst="0" w:colLast="0" w:name="_7fehjiii31jh" w:id="53"/>
      <w:bookmarkEnd w:id="53"/>
      <w:r w:rsidDel="00000000" w:rsidR="00000000" w:rsidRPr="00000000">
        <w:rPr>
          <w:rFonts w:ascii="Cairo" w:cs="Cairo" w:eastAsia="Cairo" w:hAnsi="Cairo"/>
          <w:color w:val="a3783c"/>
          <w:sz w:val="26"/>
          <w:szCs w:val="26"/>
          <w:rtl w:val="0"/>
        </w:rPr>
        <w:t xml:space="preserve">Teaser</w:t>
      </w:r>
    </w:p>
    <w:p w:rsidR="00000000" w:rsidDel="00000000" w:rsidP="00000000" w:rsidRDefault="00000000" w:rsidRPr="00000000" w14:paraId="00000140">
      <w:pPr>
        <w:shd w:fill="f8f3e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b1f25"/>
          <w:sz w:val="27"/>
          <w:szCs w:val="27"/>
        </w:rPr>
      </w:pP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141">
      <w:pPr>
        <w:shd w:fill="f8f3e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المجال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shd w:fill="f8f3e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تنفيذ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43">
      <w:pPr>
        <w:shd w:fill="f8f3e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عارف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44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42qtw6bu6ogy" w:id="54"/>
      <w:bookmarkEnd w:id="54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التشويق</w:t>
      </w:r>
    </w:p>
    <w:p w:rsidR="00000000" w:rsidDel="00000000" w:rsidP="00000000" w:rsidRDefault="00000000" w:rsidRPr="00000000" w14:paraId="00000146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نشر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فيديوهات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لأشخاص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حقيقيين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يقدمون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بدون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كشف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كامل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شخص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يقول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المستقبل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.»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ولادي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.»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أحافظ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فلوسي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.»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أعيش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.»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bidi w:val="1"/>
        <w:spacing w:after="6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النهاية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14C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وبالتالي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يبدأ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الجمهور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محاولة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اكتشاف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الرابط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d8g7wu8lyg6p" w:id="55"/>
      <w:bookmarkEnd w:id="55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النزول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للشارع</w:t>
      </w:r>
    </w:p>
    <w:p w:rsidR="00000000" w:rsidDel="00000000" w:rsidP="00000000" w:rsidRDefault="00000000" w:rsidRPr="00000000" w14:paraId="0000014F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الناس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50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حاجة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مهمة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السبب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يخليك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تاخد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القرار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51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مرحلة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لاحقة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52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عقار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النهارده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هتشتريه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53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وتتحول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إجابات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الاستثمار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المستقبل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وحفظ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قيمة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الحملة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adsxtkp0fa46" w:id="56"/>
      <w:bookmarkEnd w:id="56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0"/>
        </w:rPr>
        <w:t xml:space="preserve">Reveal</w:t>
      </w:r>
    </w:p>
    <w:p w:rsidR="00000000" w:rsidDel="00000000" w:rsidP="00000000" w:rsidRDefault="00000000" w:rsidRPr="00000000" w14:paraId="00000156">
      <w:pPr>
        <w:shd w:fill="eef5f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كنا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بنتكلم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العقار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57">
      <w:pPr>
        <w:shd w:fill="eef5f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لأن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تسأل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هتشتري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فين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…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لازم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تعرف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58">
      <w:pPr>
        <w:shd w:fill="eef5f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ثم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يظهر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اسم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:</w:t>
      </w:r>
    </w:p>
    <w:p w:rsidR="00000000" w:rsidDel="00000000" w:rsidP="00000000" w:rsidRDefault="00000000" w:rsidRPr="00000000" w14:paraId="00000159">
      <w:pPr>
        <w:shd w:fill="eef5f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سبب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الشراء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اللي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بيحدد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الاختيار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المناسب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ليك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5A">
      <w:pPr>
        <w:shd w:fill="eef5f9" w:val="clear"/>
        <w:bidi w:val="1"/>
        <w:spacing w:after="60" w:before="60" w:line="268.8" w:lineRule="auto"/>
        <w:ind w:left="320" w:right="320"/>
        <w:jc w:val="left"/>
        <w:rPr>
          <w:rFonts w:ascii="Cairo" w:cs="Cairo" w:eastAsia="Cairo" w:hAnsi="Cairo"/>
          <w:color w:val="132538"/>
          <w:sz w:val="25"/>
          <w:szCs w:val="25"/>
        </w:rPr>
      </w:pP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ودورنا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نساعدك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أساس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هدفك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الحقيقي</w:t>
      </w:r>
      <w:r w:rsidDel="00000000" w:rsidR="00000000" w:rsidRPr="00000000">
        <w:rPr>
          <w:rFonts w:ascii="Cairo" w:cs="Cairo" w:eastAsia="Cairo" w:hAnsi="Cairo"/>
          <w:color w:val="132538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15B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v3lp0cnie3y9" w:id="57"/>
      <w:bookmarkEnd w:id="57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الكشف</w:t>
      </w:r>
    </w:p>
    <w:p w:rsidR="00000000" w:rsidDel="00000000" w:rsidP="00000000" w:rsidRDefault="00000000" w:rsidRPr="00000000" w14:paraId="0000015D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يصبح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نفسه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بداية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«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ليه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؟»</w:t>
      </w:r>
    </w:p>
    <w:p w:rsidR="00000000" w:rsidDel="00000000" w:rsidP="00000000" w:rsidRDefault="00000000" w:rsidRPr="00000000" w14:paraId="0000015E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الإجابة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يتم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تحديد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باقي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العناصر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الميزانية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المنطقة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التوقيت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السداد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ونوع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الوحدة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F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qb38bvlztvm1" w:id="58"/>
      <w:bookmarkEnd w:id="58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استمرار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المحتوى</w:t>
      </w:r>
    </w:p>
    <w:p w:rsidR="00000000" w:rsidDel="00000000" w:rsidP="00000000" w:rsidRDefault="00000000" w:rsidRPr="00000000" w14:paraId="00000161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يمكن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سلسلة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تسكن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تستثمر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تحفظ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قيمة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فلوسك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bidi w:val="1"/>
        <w:spacing w:after="6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بتشتري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عشان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المستقبل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وكل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هدف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يفتح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نقاش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مختلف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ً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الاختيار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spacing w:after="60" w:before="0" w:line="268.8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bidi w:val="1"/>
        <w:spacing w:after="60" w:before="200" w:line="268.8" w:lineRule="auto"/>
        <w:jc w:val="left"/>
        <w:rPr>
          <w:rFonts w:ascii="Cairo" w:cs="Cairo" w:eastAsia="Cairo" w:hAnsi="Cairo"/>
          <w:color w:val="182d44"/>
          <w:sz w:val="26"/>
          <w:szCs w:val="26"/>
        </w:rPr>
      </w:pPr>
      <w:bookmarkStart w:colFirst="0" w:colLast="0" w:name="_eoskgysy1kfc" w:id="59"/>
      <w:bookmarkEnd w:id="59"/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82d44"/>
          <w:sz w:val="26"/>
          <w:szCs w:val="26"/>
          <w:rtl w:val="1"/>
        </w:rPr>
        <w:t xml:space="preserve">الحملة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فضول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حقيقي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معرفة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المنتج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إنساني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بعيد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الإعلان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العقاري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التقليدي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خلق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مساحة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قوية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لمحتوى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الشارع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ربط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بهدف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العميل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المشروع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bidi w:val="1"/>
        <w:spacing w:after="0" w:afterAutospacing="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تحويل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السؤال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الرئيسي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جزء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طريقة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الشركة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bidi w:val="1"/>
        <w:spacing w:after="60" w:before="0" w:line="268.8" w:lineRule="auto"/>
        <w:ind w:left="720" w:hanging="360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فتح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مدخل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طبيعي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لمحادثات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Leads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0"/>
        </w:rPr>
        <w:t xml:space="preserve">WhatsApp</w:t>
      </w:r>
      <w:r w:rsidDel="00000000" w:rsidR="00000000" w:rsidRPr="00000000">
        <w:rPr>
          <w:rFonts w:ascii="Cairo" w:cs="Cairo" w:eastAsia="Cairo" w:hAnsi="Cairo"/>
          <w:color w:val="1b1f25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spacing w:after="100" w:before="0" w:line="283.2" w:lineRule="auto"/>
        <w:jc w:val="left"/>
        <w:rPr>
          <w:rFonts w:ascii="Cairo" w:cs="Cairo" w:eastAsia="Cairo" w:hAnsi="Cairo"/>
          <w:color w:val="1b1f2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spacing w:after="0" w:before="0" w:line="120" w:lineRule="auto"/>
        <w:jc w:val="right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